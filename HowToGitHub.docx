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1822" w:rsidRDefault="009F088E" w:rsidP="009F088E">
      <w:pPr>
        <w:pStyle w:val="Sinespaciado"/>
      </w:pPr>
      <w:r>
        <w:t>Agregar repositorio desde el cliente, clic en el signo +, parte superior</w:t>
      </w:r>
    </w:p>
    <w:p w:rsidR="009F088E" w:rsidRDefault="009F088E" w:rsidP="009F088E">
      <w:pPr>
        <w:pStyle w:val="Sinespaciado"/>
      </w:pPr>
      <w:r>
        <w:rPr>
          <w:noProof/>
          <w:lang w:eastAsia="es-MX"/>
        </w:rPr>
        <w:drawing>
          <wp:inline distT="0" distB="0" distL="0" distR="0">
            <wp:extent cx="5468114" cy="3000794"/>
            <wp:effectExtent l="0" t="0" r="0" b="9525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FCF11B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114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88E" w:rsidRDefault="009F088E" w:rsidP="009F088E">
      <w:pPr>
        <w:pStyle w:val="Sinespaciado"/>
      </w:pPr>
    </w:p>
    <w:p w:rsidR="009F088E" w:rsidRDefault="009F088E" w:rsidP="009F088E">
      <w:pPr>
        <w:pStyle w:val="Sinespaciado"/>
      </w:pPr>
      <w:r>
        <w:t xml:space="preserve">Asignar nombre de repositorio, observar cómo se genera la ruta local. Dar clic en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repository</w:t>
      </w:r>
      <w:proofErr w:type="spellEnd"/>
    </w:p>
    <w:p w:rsidR="009F088E" w:rsidRDefault="009F088E" w:rsidP="009F088E">
      <w:pPr>
        <w:pStyle w:val="Sinespaciado"/>
      </w:pPr>
      <w:r>
        <w:rPr>
          <w:noProof/>
          <w:lang w:eastAsia="es-MX"/>
        </w:rPr>
        <w:drawing>
          <wp:inline distT="0" distB="0" distL="0" distR="0">
            <wp:extent cx="5449061" cy="2972215"/>
            <wp:effectExtent l="0" t="0" r="0" b="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FC796E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061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88E" w:rsidRDefault="009F088E" w:rsidP="009F088E">
      <w:pPr>
        <w:pStyle w:val="Sinespaciado"/>
      </w:pPr>
    </w:p>
    <w:p w:rsidR="009F088E" w:rsidRDefault="009F088E" w:rsidP="009F088E">
      <w:pPr>
        <w:pStyle w:val="Sinespaciado"/>
      </w:pPr>
      <w:r>
        <w:t xml:space="preserve">Repositorio sin </w:t>
      </w:r>
      <w:proofErr w:type="spellStart"/>
      <w:r>
        <w:t>commit</w:t>
      </w:r>
      <w:proofErr w:type="spellEnd"/>
      <w:r>
        <w:t>. Existe el directorio local, pero no en la web</w:t>
      </w:r>
    </w:p>
    <w:p w:rsidR="009F088E" w:rsidRDefault="009F088E" w:rsidP="009F088E">
      <w:pPr>
        <w:pStyle w:val="Sinespaciado"/>
      </w:pPr>
      <w:r>
        <w:t>Local</w:t>
      </w:r>
    </w:p>
    <w:p w:rsidR="009F088E" w:rsidRDefault="009F088E" w:rsidP="009F088E">
      <w:pPr>
        <w:pStyle w:val="Sinespaciado"/>
      </w:pPr>
      <w:r>
        <w:rPr>
          <w:noProof/>
          <w:lang w:eastAsia="es-MX"/>
        </w:rPr>
        <w:drawing>
          <wp:inline distT="0" distB="0" distL="0" distR="0" wp14:anchorId="36734D1C" wp14:editId="0061EF83">
            <wp:extent cx="7411720" cy="1580515"/>
            <wp:effectExtent l="0" t="0" r="0" b="635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FCFD7C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88E" w:rsidRDefault="009F088E" w:rsidP="009F088E">
      <w:pPr>
        <w:pStyle w:val="Sinespaciado"/>
      </w:pPr>
    </w:p>
    <w:p w:rsidR="009F088E" w:rsidRDefault="009F088E" w:rsidP="009F088E">
      <w:pPr>
        <w:pStyle w:val="Sinespaciado"/>
      </w:pPr>
      <w:r>
        <w:t>Web</w:t>
      </w:r>
    </w:p>
    <w:p w:rsidR="009F088E" w:rsidRDefault="009F088E" w:rsidP="009F088E">
      <w:pPr>
        <w:pStyle w:val="Sinespaciado"/>
      </w:pPr>
      <w:r>
        <w:rPr>
          <w:noProof/>
          <w:lang w:eastAsia="es-MX"/>
        </w:rPr>
        <w:lastRenderedPageBreak/>
        <w:drawing>
          <wp:inline distT="0" distB="0" distL="0" distR="0">
            <wp:extent cx="7411720" cy="4017645"/>
            <wp:effectExtent l="0" t="0" r="0" b="1905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FCC261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88E" w:rsidRDefault="009F088E" w:rsidP="009F088E">
      <w:pPr>
        <w:pStyle w:val="Sinespaciado"/>
      </w:pPr>
    </w:p>
    <w:p w:rsidR="009F088E" w:rsidRDefault="009F088E" w:rsidP="009F088E">
      <w:pPr>
        <w:pStyle w:val="Sinespaciado"/>
      </w:pPr>
      <w:r>
        <w:t xml:space="preserve">Dar clic en </w:t>
      </w:r>
      <w:proofErr w:type="spellStart"/>
      <w:r>
        <w:t>Publish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 xml:space="preserve">, para enviarlo al servidor de </w:t>
      </w:r>
      <w:proofErr w:type="spellStart"/>
      <w:r>
        <w:t>github</w:t>
      </w:r>
      <w:proofErr w:type="spellEnd"/>
    </w:p>
    <w:p w:rsidR="009F088E" w:rsidRDefault="009F088E" w:rsidP="009F088E">
      <w:pPr>
        <w:pStyle w:val="Sinespaciado"/>
      </w:pPr>
      <w:r>
        <w:rPr>
          <w:noProof/>
          <w:lang w:eastAsia="es-MX"/>
        </w:rPr>
        <w:drawing>
          <wp:inline distT="0" distB="0" distL="0" distR="0">
            <wp:extent cx="7411720" cy="1330960"/>
            <wp:effectExtent l="0" t="0" r="0" b="2540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FC30FC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88E" w:rsidRDefault="009F088E" w:rsidP="009F088E">
      <w:pPr>
        <w:pStyle w:val="Sinespaciado"/>
      </w:pPr>
    </w:p>
    <w:p w:rsidR="009F088E" w:rsidRDefault="009F088E" w:rsidP="009F088E">
      <w:pPr>
        <w:pStyle w:val="Sinespaciado"/>
      </w:pPr>
      <w:r>
        <w:t xml:space="preserve">Se define el repositorio, dar clic en </w:t>
      </w:r>
      <w:proofErr w:type="spellStart"/>
      <w:r>
        <w:t>Publish</w:t>
      </w:r>
      <w:proofErr w:type="spellEnd"/>
      <w:r>
        <w:t xml:space="preserve"> </w:t>
      </w:r>
      <w:proofErr w:type="spellStart"/>
      <w:r>
        <w:t>HowTo</w:t>
      </w:r>
      <w:proofErr w:type="spellEnd"/>
    </w:p>
    <w:p w:rsidR="009F088E" w:rsidRDefault="009F088E" w:rsidP="009F088E">
      <w:pPr>
        <w:pStyle w:val="Sinespaciado"/>
      </w:pPr>
      <w:r>
        <w:rPr>
          <w:noProof/>
          <w:lang w:eastAsia="es-MX"/>
        </w:rPr>
        <w:drawing>
          <wp:inline distT="0" distB="0" distL="0" distR="0">
            <wp:extent cx="4963218" cy="3496163"/>
            <wp:effectExtent l="0" t="0" r="8890" b="9525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FC59D2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88E" w:rsidRDefault="009F088E" w:rsidP="009F088E">
      <w:pPr>
        <w:pStyle w:val="Sinespaciado"/>
      </w:pPr>
      <w:r>
        <w:lastRenderedPageBreak/>
        <w:t>Ahora ya debe aparecer en el repositorio web</w:t>
      </w:r>
    </w:p>
    <w:p w:rsidR="009F088E" w:rsidRDefault="00DD20D2" w:rsidP="009F088E">
      <w:pPr>
        <w:pStyle w:val="Sinespaciado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2586714</wp:posOffset>
                </wp:positionH>
                <wp:positionV relativeFrom="paragraph">
                  <wp:posOffset>1549207</wp:posOffset>
                </wp:positionV>
                <wp:extent cx="3315694" cy="238539"/>
                <wp:effectExtent l="0" t="0" r="18415" b="28575"/>
                <wp:wrapNone/>
                <wp:docPr id="9" name="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5694" cy="238539"/>
                        </a:xfrm>
                        <a:prstGeom prst="rect">
                          <a:avLst/>
                        </a:prstGeom>
                        <a:solidFill>
                          <a:srgbClr val="00B050">
                            <a:alpha val="25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9 Rectángulo" o:spid="_x0000_s1026" style="position:absolute;margin-left:203.7pt;margin-top:122pt;width:261.1pt;height:18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" fillcolor="#00b050" strokecolor="#243f60 [1604]" strokeweight="2pt">
                <v:fill opacity="16448f"/>
              </v:rect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>
            <wp:extent cx="7411720" cy="4017645"/>
            <wp:effectExtent l="0" t="0" r="0" b="1905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FC53AC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88E" w:rsidRDefault="009F088E" w:rsidP="009F088E">
      <w:pPr>
        <w:pStyle w:val="Sinespaciado"/>
      </w:pPr>
    </w:p>
    <w:p w:rsidR="00DD20D2" w:rsidRDefault="00DD20D2" w:rsidP="009F088E">
      <w:pPr>
        <w:pStyle w:val="Sinespaciado"/>
      </w:pPr>
      <w:r>
        <w:t>Se realiza la transferencia de un archivo, este mismo</w:t>
      </w:r>
    </w:p>
    <w:p w:rsidR="00DD20D2" w:rsidRDefault="00DD20D2" w:rsidP="009F088E">
      <w:pPr>
        <w:pStyle w:val="Sinespaciado"/>
      </w:pPr>
      <w:r>
        <w:t>Primero se ubica la dirección del repositorio, que es la misma que se definió en la creación del repositorio</w:t>
      </w:r>
    </w:p>
    <w:p w:rsidR="00DD20D2" w:rsidRDefault="00DD20D2" w:rsidP="009F088E">
      <w:pPr>
        <w:pStyle w:val="Sinespaciado"/>
      </w:pPr>
      <w:r>
        <w:rPr>
          <w:noProof/>
          <w:lang w:eastAsia="es-MX"/>
        </w:rPr>
        <w:drawing>
          <wp:inline distT="0" distB="0" distL="0" distR="0">
            <wp:extent cx="7411720" cy="1652905"/>
            <wp:effectExtent l="0" t="0" r="0" b="4445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FC6069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0D2" w:rsidRDefault="00DD20D2" w:rsidP="009F088E">
      <w:pPr>
        <w:pStyle w:val="Sinespaciado"/>
      </w:pPr>
      <w:r>
        <w:t>Dentro de esta ruta almacenamos el documento, esto es local</w:t>
      </w:r>
    </w:p>
    <w:p w:rsidR="00DD20D2" w:rsidRDefault="00455017" w:rsidP="009F088E">
      <w:pPr>
        <w:pStyle w:val="Sinespaciado"/>
      </w:pPr>
      <w:r>
        <w:rPr>
          <w:noProof/>
          <w:lang w:eastAsia="es-MX"/>
        </w:rPr>
        <w:drawing>
          <wp:inline distT="0" distB="0" distL="0" distR="0">
            <wp:extent cx="7411720" cy="1987550"/>
            <wp:effectExtent l="0" t="0" r="0" b="0"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FCB1A5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017" w:rsidRDefault="00455017" w:rsidP="009F088E">
      <w:pPr>
        <w:pStyle w:val="Sinespaciado"/>
      </w:pPr>
      <w:r>
        <w:t xml:space="preserve">De regreso en el cliente se muestra que existen cambios </w:t>
      </w:r>
    </w:p>
    <w:p w:rsidR="00455017" w:rsidRDefault="00455017" w:rsidP="009F088E">
      <w:pPr>
        <w:pStyle w:val="Sinespaciado"/>
      </w:pPr>
      <w:r>
        <w:rPr>
          <w:noProof/>
          <w:lang w:eastAsia="es-MX"/>
        </w:rPr>
        <w:lastRenderedPageBreak/>
        <w:drawing>
          <wp:inline distT="0" distB="0" distL="0" distR="0">
            <wp:extent cx="7411720" cy="1417320"/>
            <wp:effectExtent l="0" t="0" r="0" b="0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FCBA0F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Dar clic en Show para </w:t>
      </w:r>
      <w:proofErr w:type="spellStart"/>
      <w:r>
        <w:t>parametrizar</w:t>
      </w:r>
      <w:proofErr w:type="spellEnd"/>
      <w:r>
        <w:t xml:space="preserve"> el cambio. Observar que aparece ahora el docto Word agregado en el directorio. Dar clic en </w:t>
      </w:r>
      <w:proofErr w:type="spellStart"/>
      <w:r>
        <w:t>commit</w:t>
      </w:r>
      <w:proofErr w:type="spellEnd"/>
      <w:r>
        <w:t xml:space="preserve"> to master</w:t>
      </w:r>
    </w:p>
    <w:p w:rsidR="00455017" w:rsidRDefault="00455017" w:rsidP="009F088E">
      <w:pPr>
        <w:pStyle w:val="Sinespaciado"/>
      </w:pPr>
      <w:r>
        <w:rPr>
          <w:noProof/>
          <w:lang w:eastAsia="es-MX"/>
        </w:rPr>
        <w:drawing>
          <wp:inline distT="0" distB="0" distL="0" distR="0">
            <wp:extent cx="7411720" cy="1562100"/>
            <wp:effectExtent l="0" t="0" r="0" b="0"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FC4B66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017" w:rsidRDefault="00455017" w:rsidP="009F088E">
      <w:pPr>
        <w:pStyle w:val="Sinespaciado"/>
      </w:pPr>
      <w:r>
        <w:t>En el sitio remoto no aparece el docto, ya que falta sincronizar la asignación del cambio</w:t>
      </w:r>
    </w:p>
    <w:p w:rsidR="00455017" w:rsidRDefault="00455017" w:rsidP="009F088E">
      <w:pPr>
        <w:pStyle w:val="Sinespaciado"/>
      </w:pPr>
      <w:r>
        <w:rPr>
          <w:noProof/>
          <w:lang w:eastAsia="es-MX"/>
        </w:rPr>
        <w:drawing>
          <wp:inline distT="0" distB="0" distL="0" distR="0">
            <wp:extent cx="7411720" cy="4017645"/>
            <wp:effectExtent l="0" t="0" r="0" b="1905"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FC6222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FE9" w:rsidRDefault="00271FE9" w:rsidP="009F088E">
      <w:pPr>
        <w:pStyle w:val="Sinespaciado"/>
      </w:pPr>
    </w:p>
    <w:p w:rsidR="00271FE9" w:rsidRDefault="00271FE9" w:rsidP="009F088E">
      <w:pPr>
        <w:pStyle w:val="Sinespaciado"/>
      </w:pPr>
      <w:r>
        <w:t xml:space="preserve">Dar clic en el cliente en el lado superior derecho en </w:t>
      </w:r>
      <w:proofErr w:type="spellStart"/>
      <w:r>
        <w:t>sync</w:t>
      </w:r>
      <w:proofErr w:type="spellEnd"/>
    </w:p>
    <w:p w:rsidR="00271FE9" w:rsidRDefault="00271FE9" w:rsidP="009F088E">
      <w:pPr>
        <w:pStyle w:val="Sinespaciado"/>
      </w:pPr>
      <w:r>
        <w:rPr>
          <w:noProof/>
          <w:lang w:eastAsia="es-MX"/>
        </w:rPr>
        <w:drawing>
          <wp:inline distT="0" distB="0" distL="0" distR="0">
            <wp:extent cx="3972480" cy="895475"/>
            <wp:effectExtent l="0" t="0" r="9525" b="0"/>
            <wp:docPr id="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FC484D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480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FE9" w:rsidRDefault="00271FE9" w:rsidP="009F088E">
      <w:pPr>
        <w:pStyle w:val="Sinespaciado"/>
      </w:pPr>
      <w:r>
        <w:t>Almacenamos nuestro docto, para dar un primer cierre en este punto</w:t>
      </w:r>
    </w:p>
    <w:p w:rsidR="00271FE9" w:rsidRDefault="00271FE9" w:rsidP="009F088E">
      <w:pPr>
        <w:pStyle w:val="Sinespaciado"/>
      </w:pPr>
    </w:p>
    <w:p w:rsidR="00271FE9" w:rsidRDefault="007D2845" w:rsidP="009F088E">
      <w:pPr>
        <w:pStyle w:val="Sinespaciado"/>
      </w:pPr>
      <w:r>
        <w:t>Iniciamos la segunda versión del docto. Ahora debemos observar que ya existe el docto en el sitio remoto</w:t>
      </w:r>
    </w:p>
    <w:p w:rsidR="007D2845" w:rsidRDefault="007D2845" w:rsidP="009F088E">
      <w:pPr>
        <w:pStyle w:val="Sinespaciado"/>
      </w:pPr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1433775</wp:posOffset>
                </wp:positionH>
                <wp:positionV relativeFrom="paragraph">
                  <wp:posOffset>2117587</wp:posOffset>
                </wp:positionV>
                <wp:extent cx="3609892" cy="286247"/>
                <wp:effectExtent l="0" t="0" r="10160" b="19050"/>
                <wp:wrapNone/>
                <wp:docPr id="17" name="1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9892" cy="286247"/>
                        </a:xfrm>
                        <a:prstGeom prst="rect">
                          <a:avLst/>
                        </a:prstGeom>
                        <a:solidFill>
                          <a:srgbClr val="92D050">
                            <a:alpha val="30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7 Rectángulo" o:spid="_x0000_s1026" style="position:absolute;margin-left:112.9pt;margin-top:166.75pt;width:284.25pt;height:22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" fillcolor="#92d050" strokecolor="#243f60 [1604]" strokeweight="2pt">
                <v:fill opacity="19789f"/>
              </v:rect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>
            <wp:extent cx="7411720" cy="4017645"/>
            <wp:effectExtent l="0" t="0" r="0" b="1905"/>
            <wp:docPr id="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FCE538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845" w:rsidRDefault="007D2845" w:rsidP="009F088E">
      <w:pPr>
        <w:pStyle w:val="Sinespaciado"/>
      </w:pPr>
    </w:p>
    <w:p w:rsidR="007D2845" w:rsidRDefault="007D2845" w:rsidP="009F088E">
      <w:pPr>
        <w:pStyle w:val="Sinespaciado"/>
      </w:pPr>
      <w:r>
        <w:t>Ahora el cliente detecta los cambios que hemos realizado</w:t>
      </w:r>
    </w:p>
    <w:p w:rsidR="007D2845" w:rsidRDefault="007D2845" w:rsidP="009F088E">
      <w:pPr>
        <w:pStyle w:val="Sinespaciado"/>
      </w:pPr>
      <w:r>
        <w:rPr>
          <w:noProof/>
          <w:lang w:eastAsia="es-MX"/>
        </w:rPr>
        <w:drawing>
          <wp:inline distT="0" distB="0" distL="0" distR="0">
            <wp:extent cx="7411720" cy="4069080"/>
            <wp:effectExtent l="0" t="0" r="0" b="7620"/>
            <wp:docPr id="1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FCED83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845" w:rsidRDefault="007D2845" w:rsidP="009F088E">
      <w:pPr>
        <w:pStyle w:val="Sinespaciado"/>
      </w:pPr>
    </w:p>
    <w:p w:rsidR="007D2845" w:rsidRDefault="007D2845" w:rsidP="009F088E">
      <w:pPr>
        <w:pStyle w:val="Sinespaciado"/>
      </w:pPr>
      <w:proofErr w:type="spellStart"/>
      <w:r>
        <w:t>Parametrizar</w:t>
      </w:r>
      <w:proofErr w:type="spellEnd"/>
      <w:r>
        <w:t xml:space="preserve"> este nuevo cambio y observar que sucede en el sitio remoto para el control de los cambios, en este punto cerramos la segunda versión</w:t>
      </w:r>
      <w:r w:rsidR="00E9200F">
        <w:t>. Seleccionar los documentos a sincronizar</w:t>
      </w:r>
    </w:p>
    <w:p w:rsidR="00E9200F" w:rsidRDefault="0017424D" w:rsidP="009F088E">
      <w:pPr>
        <w:pStyle w:val="Sinespaciado"/>
      </w:pPr>
      <w:r>
        <w:rPr>
          <w:noProof/>
          <w:lang w:eastAsia="es-MX"/>
        </w:rPr>
        <w:lastRenderedPageBreak/>
        <w:drawing>
          <wp:inline distT="0" distB="0" distL="0" distR="0">
            <wp:extent cx="7411720" cy="4069080"/>
            <wp:effectExtent l="0" t="0" r="0" b="7620"/>
            <wp:docPr id="1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FCE431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24D" w:rsidRDefault="0017424D" w:rsidP="009F088E">
      <w:pPr>
        <w:pStyle w:val="Sinespaciado"/>
      </w:pPr>
    </w:p>
    <w:p w:rsidR="0017424D" w:rsidRDefault="0017424D" w:rsidP="009F088E">
      <w:pPr>
        <w:pStyle w:val="Sinespaciado"/>
      </w:pPr>
      <w:r>
        <w:t>Sincronizar cambios</w:t>
      </w:r>
    </w:p>
    <w:p w:rsidR="0017424D" w:rsidRDefault="0017424D" w:rsidP="009F088E">
      <w:pPr>
        <w:pStyle w:val="Sinespaciado"/>
      </w:pPr>
      <w:r>
        <w:rPr>
          <w:noProof/>
          <w:lang w:eastAsia="es-MX"/>
        </w:rPr>
        <w:drawing>
          <wp:inline distT="0" distB="0" distL="0" distR="0">
            <wp:extent cx="3553321" cy="581106"/>
            <wp:effectExtent l="0" t="0" r="9525" b="9525"/>
            <wp:docPr id="2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FC4843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24D" w:rsidRDefault="0017424D" w:rsidP="009F088E">
      <w:pPr>
        <w:pStyle w:val="Sinespaciado"/>
      </w:pPr>
    </w:p>
    <w:p w:rsidR="00455017" w:rsidRDefault="00222E28" w:rsidP="00222E28">
      <w:pPr>
        <w:pStyle w:val="Sinespaciado"/>
      </w:pPr>
      <w:r>
        <w:t xml:space="preserve">Inicio versión 3. El control de cambios se observa por el </w:t>
      </w:r>
      <w:proofErr w:type="spellStart"/>
      <w:r>
        <w:t>history</w:t>
      </w:r>
      <w:proofErr w:type="spellEnd"/>
      <w:r>
        <w:t xml:space="preserve"> del docto</w:t>
      </w:r>
    </w:p>
    <w:p w:rsidR="00222E28" w:rsidRDefault="00222E28" w:rsidP="00222E28">
      <w:pPr>
        <w:pStyle w:val="Sinespaciado"/>
      </w:pPr>
      <w:r>
        <w:rPr>
          <w:noProof/>
          <w:lang w:eastAsia="es-MX"/>
        </w:rPr>
        <w:drawing>
          <wp:inline distT="0" distB="0" distL="0" distR="0">
            <wp:extent cx="7411720" cy="4017645"/>
            <wp:effectExtent l="0" t="0" r="0" b="1905"/>
            <wp:docPr id="2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FC5781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017" w:rsidRDefault="00222E28" w:rsidP="009F088E">
      <w:pPr>
        <w:pStyle w:val="Sinespaciado"/>
      </w:pPr>
      <w:r>
        <w:t xml:space="preserve"> </w:t>
      </w:r>
    </w:p>
    <w:p w:rsidR="00222E28" w:rsidRDefault="00222E28" w:rsidP="009F088E">
      <w:pPr>
        <w:pStyle w:val="Sinespaciado"/>
      </w:pPr>
      <w:r>
        <w:lastRenderedPageBreak/>
        <w:t xml:space="preserve">Almacenamos esta versión como la </w:t>
      </w:r>
      <w:r w:rsidR="007864DC">
        <w:t>última</w:t>
      </w:r>
      <w:r>
        <w:t xml:space="preserve"> para el control de cambios y se debe observar la progresión en el </w:t>
      </w:r>
      <w:proofErr w:type="spellStart"/>
      <w:r>
        <w:t>history</w:t>
      </w:r>
      <w:proofErr w:type="spellEnd"/>
      <w:r>
        <w:t>.</w:t>
      </w:r>
    </w:p>
    <w:p w:rsidR="00222E28" w:rsidRDefault="00222E28" w:rsidP="009F088E">
      <w:pPr>
        <w:pStyle w:val="Sinespaciado"/>
      </w:pPr>
    </w:p>
    <w:p w:rsidR="00222E28" w:rsidRDefault="00222E28" w:rsidP="009F088E">
      <w:pPr>
        <w:pStyle w:val="Sinespaciado"/>
      </w:pPr>
      <w:r>
        <w:t xml:space="preserve">Entonces implementamos los pasos de </w:t>
      </w:r>
      <w:proofErr w:type="spellStart"/>
      <w:r>
        <w:t>parametrizar</w:t>
      </w:r>
      <w:proofErr w:type="spellEnd"/>
      <w:r>
        <w:t xml:space="preserve"> el cambio y sincronizar</w:t>
      </w:r>
    </w:p>
    <w:p w:rsidR="00045043" w:rsidRDefault="00045043" w:rsidP="009F088E">
      <w:pPr>
        <w:pStyle w:val="Sinespaciado"/>
      </w:pPr>
    </w:p>
    <w:p w:rsidR="00045043" w:rsidRDefault="005C5D72" w:rsidP="009F088E">
      <w:pPr>
        <w:pStyle w:val="Sinespaciado"/>
      </w:pPr>
      <w:r>
        <w:t xml:space="preserve">Cuarta versión </w:t>
      </w:r>
      <w:r w:rsidR="00045043">
        <w:t xml:space="preserve">Cambio para verse solo en el </w:t>
      </w:r>
      <w:proofErr w:type="spellStart"/>
      <w:r w:rsidR="00045043">
        <w:t>branch</w:t>
      </w:r>
      <w:proofErr w:type="spellEnd"/>
      <w:r w:rsidR="00045043">
        <w:t xml:space="preserve">: Test </w:t>
      </w:r>
      <w:proofErr w:type="spellStart"/>
      <w:r w:rsidR="00045043">
        <w:t>branch</w:t>
      </w:r>
      <w:proofErr w:type="spellEnd"/>
    </w:p>
    <w:p w:rsidR="005C5D72" w:rsidDel="005C5D72" w:rsidRDefault="005C5D72" w:rsidP="009F088E">
      <w:pPr>
        <w:pStyle w:val="Sinespaciado"/>
        <w:rPr>
          <w:del w:id="0" w:author="Víctor Pineda Velázquez" w:date="2014-09-17T14:12:00Z"/>
        </w:rPr>
      </w:pPr>
      <w:r>
        <w:t xml:space="preserve">Se crea </w:t>
      </w:r>
      <w:proofErr w:type="spellStart"/>
      <w:r>
        <w:t>branch</w:t>
      </w:r>
      <w:proofErr w:type="spellEnd"/>
      <w:r>
        <w:t xml:space="preserve"> en sitio </w:t>
      </w:r>
      <w:proofErr w:type="spellStart"/>
      <w:r>
        <w:t>remot</w:t>
      </w:r>
      <w:proofErr w:type="spellEnd"/>
      <w:del w:id="1" w:author="Víctor Pineda Velázquez" w:date="2014-09-17T14:12:00Z">
        <w:r w:rsidDel="005C5D72">
          <w:delText>o</w:delText>
        </w:r>
      </w:del>
    </w:p>
    <w:p w:rsidR="005C5D72" w:rsidRDefault="005C5D72" w:rsidP="009F088E">
      <w:pPr>
        <w:pStyle w:val="Sinespaciado"/>
        <w:rPr>
          <w:ins w:id="2" w:author="Víctor Pineda Velázquez" w:date="2014-09-17T14:13:00Z"/>
        </w:rPr>
      </w:pPr>
      <w:ins w:id="3" w:author="Víctor Pineda Velázquez" w:date="2014-09-17T14:13:00Z">
        <w:r>
          <w:rPr>
            <w:noProof/>
            <w:lang w:eastAsia="es-MX"/>
          </w:rPr>
          <w:drawing>
            <wp:inline distT="0" distB="0" distL="0" distR="0">
              <wp:extent cx="7411720" cy="4017645"/>
              <wp:effectExtent l="0" t="0" r="0" b="1905"/>
              <wp:docPr id="27" name="0 Imagen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4FCD692.tmp"/>
                      <pic:cNvPicPr/>
                    </pic:nvPicPr>
                    <pic:blipFill>
                      <a:blip r:embed="rId2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411720" cy="40176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5C5D72" w:rsidRDefault="005C5D72" w:rsidP="009F088E">
      <w:pPr>
        <w:pStyle w:val="Sinespaciado"/>
        <w:rPr>
          <w:ins w:id="4" w:author="Víctor Pineda Velázquez" w:date="2014-09-17T14:13:00Z"/>
        </w:rPr>
      </w:pPr>
    </w:p>
    <w:p w:rsidR="005C5D72" w:rsidRDefault="005C5D72" w:rsidP="009F088E">
      <w:pPr>
        <w:pStyle w:val="Sinespaciado"/>
        <w:rPr>
          <w:ins w:id="5" w:author="Víctor Pineda Velázquez" w:date="2014-09-17T14:13:00Z"/>
        </w:rPr>
      </w:pPr>
      <w:ins w:id="6" w:author="Víctor Pineda Velázquez" w:date="2014-09-17T14:13:00Z">
        <w:r>
          <w:t xml:space="preserve">Esto genera el  nuevo </w:t>
        </w:r>
        <w:proofErr w:type="spellStart"/>
        <w:r>
          <w:t>branch</w:t>
        </w:r>
        <w:proofErr w:type="spellEnd"/>
      </w:ins>
    </w:p>
    <w:p w:rsidR="005C5D72" w:rsidRDefault="005C5D72" w:rsidP="009F088E">
      <w:pPr>
        <w:pStyle w:val="Sinespaciado"/>
        <w:rPr>
          <w:ins w:id="7" w:author="Víctor Pineda Velázquez" w:date="2014-09-17T14:13:00Z"/>
        </w:rPr>
      </w:pPr>
    </w:p>
    <w:p w:rsidR="005C5D72" w:rsidRDefault="005C5D72" w:rsidP="009F088E">
      <w:pPr>
        <w:pStyle w:val="Sinespaciado"/>
        <w:rPr>
          <w:ins w:id="8" w:author="Víctor Pineda Velázquez" w:date="2014-09-17T14:13:00Z"/>
        </w:rPr>
      </w:pPr>
      <w:ins w:id="9" w:author="Víctor Pineda Velázquez" w:date="2014-09-17T14:13:00Z">
        <w:r>
          <w:t xml:space="preserve">Ahora se agrega el cambio en el cliente con el </w:t>
        </w:r>
        <w:proofErr w:type="spellStart"/>
        <w:r>
          <w:t>branch</w:t>
        </w:r>
        <w:proofErr w:type="spellEnd"/>
        <w:r>
          <w:t xml:space="preserve"> creado</w:t>
        </w:r>
      </w:ins>
    </w:p>
    <w:p w:rsidR="005C5D72" w:rsidRDefault="005C5D72" w:rsidP="009F088E">
      <w:pPr>
        <w:pStyle w:val="Sinespaciado"/>
        <w:rPr>
          <w:ins w:id="10" w:author="Víctor Pineda Velázquez" w:date="2014-09-17T14:14:00Z"/>
        </w:rPr>
      </w:pPr>
      <w:ins w:id="11" w:author="Víctor Pineda Velázquez" w:date="2014-09-17T14:13:00Z">
        <w:r>
          <w:rPr>
            <w:noProof/>
            <w:lang w:eastAsia="es-MX"/>
          </w:rPr>
          <w:lastRenderedPageBreak/>
          <w:drawing>
            <wp:inline distT="0" distB="0" distL="0" distR="0">
              <wp:extent cx="7411720" cy="4069080"/>
              <wp:effectExtent l="0" t="0" r="0" b="7620"/>
              <wp:docPr id="28" name="0 Imagen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4FC73DB.tmp"/>
                      <pic:cNvPicPr/>
                    </pic:nvPicPr>
                    <pic:blipFill>
                      <a:blip r:embed="rId2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411720" cy="40690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5C5D72" w:rsidRDefault="005C5D72" w:rsidP="009F088E">
      <w:pPr>
        <w:pStyle w:val="Sinespaciado"/>
        <w:rPr>
          <w:ins w:id="12" w:author="Víctor Pineda Velázquez" w:date="2014-09-17T14:14:00Z"/>
        </w:rPr>
      </w:pPr>
    </w:p>
    <w:p w:rsidR="005C5D72" w:rsidRDefault="005C5D72" w:rsidP="009F088E">
      <w:pPr>
        <w:pStyle w:val="Sinespaciado"/>
        <w:rPr>
          <w:ins w:id="13" w:author="Víctor Pineda Velázquez" w:date="2014-09-17T14:13:00Z"/>
        </w:rPr>
      </w:pPr>
      <w:ins w:id="14" w:author="Víctor Pineda Velázquez" w:date="2014-09-17T14:14:00Z">
        <w:r>
          <w:t xml:space="preserve">Se espera encontrar las diferencias, después de asignar la </w:t>
        </w:r>
        <w:proofErr w:type="spellStart"/>
        <w:r>
          <w:t>parametrización</w:t>
        </w:r>
        <w:proofErr w:type="spellEnd"/>
        <w:r>
          <w:t xml:space="preserve"> del cambio y la sincronización, en el sitio remoto</w:t>
        </w:r>
      </w:ins>
    </w:p>
    <w:p w:rsidR="005C5D72" w:rsidRDefault="005C5D72" w:rsidP="009F088E">
      <w:pPr>
        <w:pStyle w:val="Sinespaciado"/>
        <w:rPr>
          <w:ins w:id="15" w:author="Víctor Pineda Velázquez" w:date="2014-09-17T14:12:00Z"/>
        </w:rPr>
      </w:pPr>
    </w:p>
    <w:p w:rsidR="005C5D72" w:rsidRDefault="000935D0" w:rsidP="009F088E">
      <w:pPr>
        <w:pStyle w:val="Sinespaciado"/>
        <w:rPr>
          <w:ins w:id="16" w:author="Víctor Pineda Velázquez" w:date="2014-09-17T14:20:00Z"/>
        </w:rPr>
      </w:pPr>
      <w:ins w:id="17" w:author="Víctor Pineda Velázquez" w:date="2014-09-17T14:20:00Z">
        <w:r>
          <w:t>Versión 5, ahora se ven los cambios reportados entre ramas</w:t>
        </w:r>
      </w:ins>
    </w:p>
    <w:p w:rsidR="000935D0" w:rsidRDefault="000935D0" w:rsidP="009F088E">
      <w:pPr>
        <w:pStyle w:val="Sinespaciado"/>
        <w:rPr>
          <w:ins w:id="18" w:author="Víctor Pineda Velázquez" w:date="2014-09-17T14:21:00Z"/>
        </w:rPr>
      </w:pPr>
      <w:ins w:id="19" w:author="Víctor Pineda Velázquez" w:date="2014-09-17T14:21:00Z">
        <w:r>
          <w:rPr>
            <w:noProof/>
            <w:lang w:eastAsia="es-MX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1234992</wp:posOffset>
                  </wp:positionH>
                  <wp:positionV relativeFrom="paragraph">
                    <wp:posOffset>2108117</wp:posOffset>
                  </wp:positionV>
                  <wp:extent cx="4468633" cy="341906"/>
                  <wp:effectExtent l="0" t="0" r="27305" b="20320"/>
                  <wp:wrapNone/>
                  <wp:docPr id="21" name="21 Rectángulo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4468633" cy="341906"/>
                          </a:xfrm>
                          <a:prstGeom prst="rect">
                            <a:avLst/>
                          </a:prstGeom>
                          <a:solidFill>
                            <a:srgbClr val="92D050">
                              <a:alpha val="30000"/>
                            </a:srgb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rect id="21 Rectángulo" o:spid="_x0000_s1026" style="position:absolute;margin-left:97.25pt;margin-top:166pt;width:351.85pt;height:26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" fillcolor="#92d050" strokecolor="#243f60 [1604]" strokeweight="2pt">
                  <v:fill opacity="19789f"/>
                </v:rect>
              </w:pict>
            </mc:Fallback>
          </mc:AlternateContent>
        </w:r>
        <w:r>
          <w:rPr>
            <w:noProof/>
            <w:lang w:eastAsia="es-MX"/>
          </w:rPr>
          <w:drawing>
            <wp:inline distT="0" distB="0" distL="0" distR="0">
              <wp:extent cx="7411720" cy="4017645"/>
              <wp:effectExtent l="0" t="0" r="0" b="1905"/>
              <wp:docPr id="20" name="0 Imagen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4FC11E.tmp"/>
                      <pic:cNvPicPr/>
                    </pic:nvPicPr>
                    <pic:blipFill>
                      <a:blip r:embed="rId2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411720" cy="40176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0935D0" w:rsidRDefault="000935D0" w:rsidP="009F088E">
      <w:pPr>
        <w:pStyle w:val="Sinespaciado"/>
        <w:rPr>
          <w:ins w:id="20" w:author="Víctor Pineda Velázquez" w:date="2014-09-17T14:21:00Z"/>
        </w:rPr>
      </w:pPr>
    </w:p>
    <w:p w:rsidR="000935D0" w:rsidRDefault="000935D0" w:rsidP="009F088E">
      <w:pPr>
        <w:pStyle w:val="Sinespaciado"/>
        <w:rPr>
          <w:ins w:id="21" w:author="Víctor Pineda Velázquez" w:date="2014-09-17T14:21:00Z"/>
        </w:rPr>
      </w:pPr>
    </w:p>
    <w:p w:rsidR="000935D0" w:rsidRDefault="000935D0" w:rsidP="009F088E">
      <w:pPr>
        <w:pStyle w:val="Sinespaciado"/>
        <w:rPr>
          <w:ins w:id="22" w:author="Víctor Pineda Velázquez" w:date="2014-09-17T14:21:00Z"/>
        </w:rPr>
      </w:pPr>
    </w:p>
    <w:p w:rsidR="000935D0" w:rsidRDefault="000935D0" w:rsidP="009F088E">
      <w:pPr>
        <w:pStyle w:val="Sinespaciado"/>
        <w:rPr>
          <w:ins w:id="23" w:author="Víctor Pineda Velázquez" w:date="2014-09-17T14:21:00Z"/>
        </w:rPr>
      </w:pPr>
    </w:p>
    <w:p w:rsidR="000935D0" w:rsidRDefault="000935D0" w:rsidP="009F088E">
      <w:pPr>
        <w:pStyle w:val="Sinespaciado"/>
        <w:rPr>
          <w:ins w:id="24" w:author="Víctor Pineda Velázquez" w:date="2014-09-17T14:20:00Z"/>
        </w:rPr>
      </w:pPr>
      <w:ins w:id="25" w:author="Víctor Pineda Velázquez" w:date="2014-09-17T14:21:00Z">
        <w:r>
          <w:lastRenderedPageBreak/>
          <w:t>Los documentos se muestran como</w:t>
        </w:r>
      </w:ins>
      <w:ins w:id="26" w:author="Víctor Pineda Velázquez" w:date="2014-09-17T14:23:00Z">
        <w:r>
          <w:t xml:space="preserve"> sigue, </w:t>
        </w:r>
        <w:proofErr w:type="spellStart"/>
        <w:r>
          <w:t>manteniedo</w:t>
        </w:r>
        <w:proofErr w:type="spellEnd"/>
        <w:r>
          <w:t xml:space="preserve"> los cambios entre versiones y ramas</w:t>
        </w:r>
      </w:ins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898"/>
        <w:gridCol w:w="5990"/>
      </w:tblGrid>
      <w:tr w:rsidR="000935D0" w:rsidTr="000935D0">
        <w:trPr>
          <w:ins w:id="27" w:author="Víctor Pineda Velázquez" w:date="2014-09-17T14:20:00Z"/>
        </w:trPr>
        <w:tc>
          <w:tcPr>
            <w:tcW w:w="5906" w:type="dxa"/>
          </w:tcPr>
          <w:p w:rsidR="000935D0" w:rsidRDefault="000935D0" w:rsidP="009F088E">
            <w:pPr>
              <w:pStyle w:val="Sinespaciado"/>
              <w:rPr>
                <w:ins w:id="28" w:author="Víctor Pineda Velázquez" w:date="2014-09-17T14:20:00Z"/>
              </w:rPr>
            </w:pPr>
            <w:ins w:id="29" w:author="Víctor Pineda Velázquez" w:date="2014-09-17T14:20:00Z">
              <w:r>
                <w:t>master</w:t>
              </w:r>
            </w:ins>
          </w:p>
        </w:tc>
        <w:tc>
          <w:tcPr>
            <w:tcW w:w="5906" w:type="dxa"/>
          </w:tcPr>
          <w:p w:rsidR="000935D0" w:rsidRDefault="000935D0" w:rsidP="009F088E">
            <w:pPr>
              <w:pStyle w:val="Sinespaciado"/>
              <w:rPr>
                <w:ins w:id="30" w:author="Víctor Pineda Velázquez" w:date="2014-09-17T14:20:00Z"/>
              </w:rPr>
            </w:pPr>
            <w:ins w:id="31" w:author="Víctor Pineda Velázquez" w:date="2014-09-17T14:20:00Z">
              <w:r>
                <w:t>New</w:t>
              </w:r>
            </w:ins>
          </w:p>
        </w:tc>
      </w:tr>
      <w:tr w:rsidR="000935D0" w:rsidTr="000935D0">
        <w:trPr>
          <w:ins w:id="32" w:author="Víctor Pineda Velázquez" w:date="2014-09-17T14:21:00Z"/>
        </w:trPr>
        <w:tc>
          <w:tcPr>
            <w:tcW w:w="5906" w:type="dxa"/>
          </w:tcPr>
          <w:p w:rsidR="000935D0" w:rsidRDefault="000935D0" w:rsidP="009F088E">
            <w:pPr>
              <w:pStyle w:val="Sinespaciado"/>
              <w:rPr>
                <w:ins w:id="33" w:author="Víctor Pineda Velázquez" w:date="2014-09-17T14:21:00Z"/>
              </w:rPr>
            </w:pPr>
            <w:ins w:id="34" w:author="Víctor Pineda Velázquez" w:date="2014-09-17T14:22:00Z">
              <w:r>
                <w:rPr>
                  <w:noProof/>
                  <w:lang w:eastAsia="es-MX"/>
                </w:rPr>
                <w:drawing>
                  <wp:inline distT="0" distB="0" distL="0" distR="0">
                    <wp:extent cx="3639516" cy="1956021"/>
                    <wp:effectExtent l="0" t="0" r="0" b="6350"/>
                    <wp:docPr id="23" name="0 Imagen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4FC63A8.tmp"/>
                            <pic:cNvPicPr/>
                          </pic:nvPicPr>
                          <pic:blipFill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638160" cy="1955292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5906" w:type="dxa"/>
          </w:tcPr>
          <w:p w:rsidR="000935D0" w:rsidRDefault="000935D0" w:rsidP="009F088E">
            <w:pPr>
              <w:pStyle w:val="Sinespaciado"/>
              <w:rPr>
                <w:ins w:id="35" w:author="Víctor Pineda Velázquez" w:date="2014-09-17T14:21:00Z"/>
              </w:rPr>
            </w:pPr>
            <w:ins w:id="36" w:author="Víctor Pineda Velázquez" w:date="2014-09-17T14:23:00Z">
              <w:r>
                <w:rPr>
                  <w:noProof/>
                  <w:lang w:eastAsia="es-MX"/>
                </w:rPr>
                <w:drawing>
                  <wp:inline distT="0" distB="0" distL="0" distR="0">
                    <wp:extent cx="3698694" cy="1987826"/>
                    <wp:effectExtent l="0" t="0" r="0" b="0"/>
                    <wp:docPr id="24" name="0 Imagen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4FC1A79.tmp"/>
                            <pic:cNvPicPr/>
                          </pic:nvPicPr>
                          <pic:blipFill>
                            <a:blip r:embed="rId2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701474" cy="198932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</w:tbl>
    <w:p w:rsidR="000935D0" w:rsidRDefault="000935D0" w:rsidP="009F088E">
      <w:pPr>
        <w:pStyle w:val="Sinespaciado"/>
        <w:rPr>
          <w:ins w:id="37" w:author="Víctor Pineda Velázquez" w:date="2014-09-17T14:23:00Z"/>
        </w:rPr>
      </w:pPr>
    </w:p>
    <w:p w:rsidR="000935D0" w:rsidRDefault="000935D0" w:rsidP="009F088E">
      <w:pPr>
        <w:pStyle w:val="Sinespaciado"/>
        <w:rPr>
          <w:ins w:id="38" w:author="Víctor Pineda Velázquez" w:date="2014-09-17T14:24:00Z"/>
        </w:rPr>
      </w:pPr>
      <w:ins w:id="39" w:author="Víctor Pineda Velázquez" w:date="2014-09-17T14:23:00Z">
        <w:r>
          <w:t xml:space="preserve">Existe en el sitio remoto </w:t>
        </w:r>
        <w:proofErr w:type="gramStart"/>
        <w:r>
          <w:t>al</w:t>
        </w:r>
        <w:proofErr w:type="gramEnd"/>
        <w:r>
          <w:t xml:space="preserve"> opci</w:t>
        </w:r>
      </w:ins>
      <w:ins w:id="40" w:author="Víctor Pineda Velázquez" w:date="2014-09-17T14:24:00Z">
        <w:r>
          <w:t xml:space="preserve">ón de </w:t>
        </w:r>
        <w:proofErr w:type="spellStart"/>
        <w:r>
          <w:t>Create</w:t>
        </w:r>
        <w:proofErr w:type="spellEnd"/>
        <w:r>
          <w:t xml:space="preserve"> a </w:t>
        </w:r>
        <w:proofErr w:type="spellStart"/>
        <w:r>
          <w:t>pull</w:t>
        </w:r>
        <w:proofErr w:type="spellEnd"/>
        <w:r>
          <w:t xml:space="preserve"> </w:t>
        </w:r>
        <w:proofErr w:type="spellStart"/>
        <w:r>
          <w:t>request</w:t>
        </w:r>
        <w:proofErr w:type="spellEnd"/>
        <w:r>
          <w:t>, que debe ser algo como un foro de discusión de la diferencia entre ramas</w:t>
        </w:r>
      </w:ins>
    </w:p>
    <w:p w:rsidR="000935D0" w:rsidRDefault="000935D0" w:rsidP="009F088E">
      <w:pPr>
        <w:pStyle w:val="Sinespaciado"/>
        <w:rPr>
          <w:ins w:id="41" w:author="Víctor Pineda Velázquez" w:date="2014-09-17T14:24:00Z"/>
        </w:rPr>
      </w:pPr>
    </w:p>
    <w:p w:rsidR="000935D0" w:rsidRDefault="000935D0" w:rsidP="009F088E">
      <w:pPr>
        <w:pStyle w:val="Sinespaciado"/>
        <w:rPr>
          <w:ins w:id="42" w:author="Víctor Pineda Velázquez" w:date="2014-09-17T14:29:00Z"/>
        </w:rPr>
      </w:pPr>
      <w:ins w:id="43" w:author="Víctor Pineda Velázquez" w:date="2014-09-17T14:28:00Z">
        <w:r>
          <w:rPr>
            <w:noProof/>
            <w:lang w:eastAsia="es-MX"/>
          </w:rPr>
          <w:drawing>
            <wp:inline distT="0" distB="0" distL="0" distR="0">
              <wp:extent cx="7411720" cy="4017645"/>
              <wp:effectExtent l="0" t="0" r="0" b="1905"/>
              <wp:docPr id="26" name="0 Imagen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4FCADA5.tmp"/>
                      <pic:cNvPicPr/>
                    </pic:nvPicPr>
                    <pic:blipFill>
                      <a:blip r:embed="rId2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411720" cy="40176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0935D0" w:rsidRDefault="000935D0" w:rsidP="009F088E">
      <w:pPr>
        <w:pStyle w:val="Sinespaciado"/>
        <w:rPr>
          <w:ins w:id="44" w:author="Víctor Pineda Velázquez" w:date="2014-09-17T14:29:00Z"/>
        </w:rPr>
      </w:pPr>
    </w:p>
    <w:p w:rsidR="000935D0" w:rsidRDefault="000935D0" w:rsidP="009F088E">
      <w:pPr>
        <w:pStyle w:val="Sinespaciado"/>
        <w:rPr>
          <w:ins w:id="45" w:author="Víctor Pineda Velázquez" w:date="2014-09-17T14:29:00Z"/>
        </w:rPr>
      </w:pPr>
      <w:ins w:id="46" w:author="Víctor Pineda Velázquez" w:date="2014-09-17T14:29:00Z">
        <w:r>
          <w:t xml:space="preserve">En el sitio remoto se muestra el </w:t>
        </w:r>
        <w:proofErr w:type="spellStart"/>
        <w:r>
          <w:t>pull</w:t>
        </w:r>
        <w:proofErr w:type="spellEnd"/>
        <w:r>
          <w:t xml:space="preserve"> </w:t>
        </w:r>
        <w:proofErr w:type="spellStart"/>
        <w:r>
          <w:t>request</w:t>
        </w:r>
        <w:proofErr w:type="spellEnd"/>
      </w:ins>
    </w:p>
    <w:p w:rsidR="000935D0" w:rsidRDefault="000935D0" w:rsidP="009F088E">
      <w:pPr>
        <w:pStyle w:val="Sinespaciado"/>
        <w:rPr>
          <w:ins w:id="47" w:author="Víctor Pineda Velázquez" w:date="2014-09-17T14:29:00Z"/>
        </w:rPr>
      </w:pPr>
      <w:ins w:id="48" w:author="Víctor Pineda Velázquez" w:date="2014-09-17T14:29:00Z">
        <w:r>
          <w:rPr>
            <w:noProof/>
            <w:lang w:eastAsia="es-MX"/>
          </w:rPr>
          <w:lastRenderedPageBreak/>
          <w:drawing>
            <wp:inline distT="0" distB="0" distL="0" distR="0">
              <wp:extent cx="7411720" cy="4017645"/>
              <wp:effectExtent l="0" t="0" r="0" b="1905"/>
              <wp:docPr id="29" name="0 Imagen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4FCD477.tmp"/>
                      <pic:cNvPicPr/>
                    </pic:nvPicPr>
                    <pic:blipFill>
                      <a:blip r:embed="rId2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411720" cy="40176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0935D0" w:rsidRDefault="000935D0" w:rsidP="009F088E">
      <w:pPr>
        <w:pStyle w:val="Sinespaciado"/>
        <w:rPr>
          <w:ins w:id="49" w:author="Víctor Pineda Velázquez" w:date="2014-09-17T14:29:00Z"/>
        </w:rPr>
      </w:pPr>
    </w:p>
    <w:p w:rsidR="00E13578" w:rsidRDefault="00E13578" w:rsidP="009F088E">
      <w:pPr>
        <w:pStyle w:val="Sinespaciado"/>
        <w:rPr>
          <w:ins w:id="50" w:author="Víctor Pineda Velázquez" w:date="2014-09-17T16:36:00Z"/>
        </w:rPr>
      </w:pPr>
      <w:ins w:id="51" w:author="Víctor Pineda Velázquez" w:date="2014-09-17T16:33:00Z">
        <w:r>
          <w:t xml:space="preserve">Ahora se cierra esta versión, con el </w:t>
        </w:r>
        <w:proofErr w:type="spellStart"/>
        <w:r>
          <w:t>branch</w:t>
        </w:r>
        <w:proofErr w:type="spellEnd"/>
        <w:r>
          <w:t xml:space="preserve"> master. </w:t>
        </w:r>
      </w:ins>
      <w:ins w:id="52" w:author="Víctor Pineda Velázquez" w:date="2014-09-17T16:34:00Z">
        <w:r>
          <w:t xml:space="preserve"> Al final se debe tener una versión completa, realizando el </w:t>
        </w:r>
        <w:proofErr w:type="spellStart"/>
        <w:r>
          <w:t>Unified</w:t>
        </w:r>
      </w:ins>
      <w:proofErr w:type="spellEnd"/>
    </w:p>
    <w:p w:rsidR="00B74510" w:rsidRDefault="00B74510" w:rsidP="009F088E">
      <w:pPr>
        <w:pStyle w:val="Sinespaciado"/>
        <w:rPr>
          <w:ins w:id="53" w:author="Víctor Pineda Velázquez" w:date="2014-09-17T16:36:00Z"/>
        </w:rPr>
      </w:pPr>
    </w:p>
    <w:p w:rsidR="00B74510" w:rsidRDefault="00B74510" w:rsidP="009F088E">
      <w:pPr>
        <w:pStyle w:val="Sinespaciado"/>
        <w:rPr>
          <w:ins w:id="54" w:author="Víctor Pineda Velázquez" w:date="2014-09-17T16:36:00Z"/>
        </w:rPr>
      </w:pPr>
      <w:ins w:id="55" w:author="Víctor Pineda Velázquez" w:date="2014-09-17T16:36:00Z">
        <w:r>
          <w:t xml:space="preserve">Interesante, no se permite cambiar entre </w:t>
        </w:r>
        <w:proofErr w:type="spellStart"/>
        <w:r>
          <w:t>branches</w:t>
        </w:r>
        <w:proofErr w:type="spellEnd"/>
      </w:ins>
    </w:p>
    <w:p w:rsidR="00B74510" w:rsidRDefault="00B74510" w:rsidP="009F088E">
      <w:pPr>
        <w:pStyle w:val="Sinespaciado"/>
        <w:rPr>
          <w:ins w:id="56" w:author="Víctor Pineda Velázquez" w:date="2014-09-17T16:36:00Z"/>
        </w:rPr>
      </w:pPr>
      <w:ins w:id="57" w:author="Víctor Pineda Velázquez" w:date="2014-09-17T16:36:00Z">
        <w:r>
          <w:rPr>
            <w:noProof/>
            <w:lang w:eastAsia="es-MX"/>
          </w:rPr>
          <w:drawing>
            <wp:inline distT="0" distB="0" distL="0" distR="0">
              <wp:extent cx="7411720" cy="4069080"/>
              <wp:effectExtent l="0" t="0" r="0" b="7620"/>
              <wp:docPr id="30" name="0 Imagen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4FCF3AE.tmp"/>
                      <pic:cNvPicPr/>
                    </pic:nvPicPr>
                    <pic:blipFill>
                      <a:blip r:embed="rId3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411720" cy="40690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0D46A7" w:rsidRDefault="000D46A7" w:rsidP="009F088E">
      <w:pPr>
        <w:pStyle w:val="Sinespaciado"/>
        <w:rPr>
          <w:ins w:id="58" w:author="Víctor Pineda Velázquez" w:date="2014-09-17T16:36:00Z"/>
        </w:rPr>
      </w:pPr>
    </w:p>
    <w:p w:rsidR="000D46A7" w:rsidRDefault="000D46A7" w:rsidP="009F088E">
      <w:pPr>
        <w:pStyle w:val="Sinespaciado"/>
      </w:pPr>
      <w:ins w:id="59" w:author="Víctor Pineda Velázquez" w:date="2014-09-17T16:36:00Z">
        <w:r>
          <w:t>Entonces se realiza el cambio en la rama actual</w:t>
        </w:r>
      </w:ins>
      <w:ins w:id="60" w:author="Víctor Pineda Velázquez" w:date="2014-09-17T16:37:00Z">
        <w:r w:rsidR="00B945E0">
          <w:t>; es decir, Test-branch</w:t>
        </w:r>
      </w:ins>
      <w:bookmarkStart w:id="61" w:name="_GoBack"/>
      <w:bookmarkEnd w:id="61"/>
    </w:p>
    <w:sectPr w:rsidR="000D46A7" w:rsidSect="009F088E">
      <w:pgSz w:w="12240" w:h="15840"/>
      <w:pgMar w:top="284" w:right="284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trackRevisions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088E"/>
    <w:rsid w:val="00045043"/>
    <w:rsid w:val="000935D0"/>
    <w:rsid w:val="000D46A7"/>
    <w:rsid w:val="00131822"/>
    <w:rsid w:val="0017424D"/>
    <w:rsid w:val="00222E28"/>
    <w:rsid w:val="00271FE9"/>
    <w:rsid w:val="00455017"/>
    <w:rsid w:val="005C5D72"/>
    <w:rsid w:val="007864DC"/>
    <w:rsid w:val="007D2845"/>
    <w:rsid w:val="009F088E"/>
    <w:rsid w:val="00B74510"/>
    <w:rsid w:val="00B945E0"/>
    <w:rsid w:val="00DD20D2"/>
    <w:rsid w:val="00E13578"/>
    <w:rsid w:val="00E920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9F088E"/>
    <w:pPr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9F08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F088E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9F08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9F088E"/>
    <w:pPr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9F08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F088E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9F08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1.tmp"/><Relationship Id="rId2" Type="http://schemas.microsoft.com/office/2007/relationships/stylesWithEffects" Target="stylesWithEffect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29" Type="http://schemas.openxmlformats.org/officeDocument/2006/relationships/image" Target="media/image25.tmp"/><Relationship Id="rId1" Type="http://schemas.openxmlformats.org/officeDocument/2006/relationships/styles" Target="styles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24" Type="http://schemas.openxmlformats.org/officeDocument/2006/relationships/image" Target="media/image20.tmp"/><Relationship Id="rId32" Type="http://schemas.openxmlformats.org/officeDocument/2006/relationships/theme" Target="theme/theme1.xml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image" Target="media/image24.tmp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tmp"/><Relationship Id="rId27" Type="http://schemas.openxmlformats.org/officeDocument/2006/relationships/image" Target="media/image23.png"/><Relationship Id="rId30" Type="http://schemas.openxmlformats.org/officeDocument/2006/relationships/image" Target="media/image26.tm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10</Pages>
  <Words>410</Words>
  <Characters>2256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2661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Víctor Pineda Velázquez</dc:creator>
  <cp:lastModifiedBy>Víctor Pineda Velázquez</cp:lastModifiedBy>
  <cp:revision>13</cp:revision>
  <dcterms:created xsi:type="dcterms:W3CDTF">2014-09-17T18:22:00Z</dcterms:created>
  <dcterms:modified xsi:type="dcterms:W3CDTF">2014-09-17T21:37:00Z</dcterms:modified>
</cp:coreProperties>
</file>